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people.xml" ContentType="application/vnd.ms-word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a="http://schemas.openxmlformats.org/drawingml/2006/main" xmlns:pic="http://schemas.openxmlformats.org/drawingml/2006/picture" mc:Ignorable="w14 w15">
  <w:body>
    <w:p>
      <w:pPr>
        <w:jc w:val="center"/>
      </w:pPr>
      <w:r>
        <w:rPr>
          <w:b/>
        </w:rPr>
        <w:t xml:space="preserve">ДОГОВОР ПОСТАВКИ № 17/ПС-2026</w:t>
      </w:r>
    </w:p>
    <w:p>
      <w:r>
        <w:t xml:space="preserve">г. Москва</w:t>
      </w:r>
      <w:r>
        <w:tab/>
      </w:r>
      <w:r>
        <w:t xml:space="preserve">15 сентября 2026 г.</w:t>
      </w:r>
    </w:p>
    <w:p>
      <w:pPr>
        <w:jc w:val="both"/>
      </w:pPr>
      <w:r>
        <w:t xml:space="preserve">ООО «Рома</w:t>
      </w:r>
      <w:r>
        <w:rPr>
          <w:b/>
        </w:rPr>
        <w:t xml:space="preserve">шка»</w:t>
      </w:r>
      <w:r>
        <w:t xml:space="preserve">, ИНН 7736050003, КПП 773601001, именуемое в дальнейшем «Поставщик», в лице генерального директора </w:t>
      </w:r>
      <w:r>
        <w:rPr>
          <w:b/>
        </w:rPr>
        <w:t xml:space="preserve">Ива</w:t>
      </w:r>
      <w:r>
        <w:rPr>
          <w:i/>
        </w:rPr>
        <w:t xml:space="preserve">нова Пет</w:t>
      </w:r>
      <w:r>
        <w:rPr>
          <w:b/>
        </w:rPr>
        <w:t xml:space="preserve">ра Сергеевича</w:t>
      </w:r>
      <w:r>
        <w:t xml:space="preserve">, действующего на основании Устава, с одной стороны, и АО «Вектор-М», именуемое в дальнейшем «Покупатель», в лице генерального директора </w:t>
      </w:r>
      <w:r>
        <w:t xml:space="preserve">Сидоровой Анны Викторовны</w:t>
      </w:r>
      <w:r>
        <w:t xml:space="preserve">, действующей на основании Устава, с другой стороны, заключили настоящий договор о нижеследующем:</w:t>
      </w:r>
    </w:p>
    <w:p>
      <w:r>
        <w:rPr>
          <w:b/>
        </w:rPr>
        <w:t xml:space="preserve">1. ПРЕДМЕТ ДОГОВОРА</w:t>
      </w:r>
    </w:p>
    <w:p>
      <w:r>
        <w:t xml:space="preserve">1.1. Покупатель (ИНН 5004001234</w:t>
      </w:r>
      <w:r>
        <w:softHyphen/>
      </w:r>
      <w:r>
        <w:t xml:space="preserve">02) обязуется принять и оплатить товар.</w:t>
      </w:r>
    </w:p>
    <w:p>
      <w:r>
        <w:t xml:space="preserve">1.2. Уведомления направляются на адрес </w:t>
      </w:r>
      <w:ins w:id="101" w:author="Петров Олег" w:date="2026-09-20T10:00:00Z">
        <w:r>
          <w:t xml:space="preserve">p.ivanov@romashka.ru</w:t>
        </w:r>
      </w:ins>
      <w:del w:id="102" w:author="Петров Олег" w:date="2026-09-20T10:00:00Z">
        <w:r>
          <w:delText xml:space="preserve">old.mail@romashka.ru</w:delText>
        </w:r>
      </w:del>
      <w:r>
        <w:t xml:space="preserve">.</w:t>
      </w:r>
    </w:p>
    <w:p>
      <w:r>
        <w:t xml:space="preserve">1.3. Электронная почта Поставщика: </w:t>
      </w:r>
      <w:r>
        <w:fldChar w:fldCharType="begin"/>
      </w:r>
      <w:r>
        <w:instrText xml:space="preserve"> HYPERLINK "mailto:info@romashka.ru" </w:instrText>
      </w:r>
      <w:r>
        <w:fldChar w:fldCharType="separate"/>
      </w:r>
      <w:r>
        <w:rPr>
          <w:u w:val="single"/>
          <w:rPrChange w:id="103" w:author="Сидорова Анна" w:date="2026-09-20T10:00:00Z">
            <w:rPr/>
          </w:rPrChange>
        </w:rPr>
        <w:t>info@romashka.ru</w:t>
      </w:r>
      <w:r>
        <w:fldChar w:fldCharType="end"/>
      </w:r>
      <w:r>
        <w:t xml:space="preserve">; Покупателя: </w:t>
      </w:r>
      <w:hyperlink r:id="rId10">
        <w:r>
          <w:rPr>
            <w:u w:val="single"/>
          </w:rPr>
          <w:t xml:space="preserve">info@vector-m.ru</w:t>
        </w:r>
      </w:hyperlink>
      <w:r>
        <w:t xml:space="preserve">.</w:t>
      </w:r>
    </w:p>
    <w:p>
      <w:r>
        <w:t xml:space="preserve">1.4. Условия размещены на </w:t>
      </w:r>
      <w:fldSimple w:instr=" HYPERLINK &quot;https://romashka.ru/contract&quot; ">
        <w:r>
          <w:t xml:space="preserve">сайте Поставщика</w:t>
        </w:r>
      </w:fldSimple>
      <w:r>
        <w:t xml:space="preserve"> (https://romashka.ru/contract).</w:t>
      </w:r>
    </w:p>
    <w:p>
      <w:commentRangeStart w:id="0"/>
      <w:r>
        <w:t xml:space="preserve">2.1. Контактный телефон Поставщика: +7 (495) 123-45-67.</w:t>
      </w:r>
      <w:commentRangeEnd w:id="0"/>
      <w:r>
        <w:commentReference w:id="0"/>
      </w:r>
      <w:r>
        <w:t xml:space="preserve"> Ответственное лицо указано в сноске</w:t>
      </w:r>
      <w:r>
        <w:rPr>
          <w:vertAlign w:val="superscript"/>
        </w:rPr>
        <w:footnoteReference w:id="1"/>
      </w:r>
      <w:r>
        <w:t xml:space="preserve"> и в примечании</w:t>
      </w:r>
      <w:r>
        <w:rPr>
          <w:vertAlign w:val="superscript"/>
        </w:rPr>
        <w:endnoteReference w:id="1"/>
      </w:r>
      <w:r>
        <w:t xml:space="preserve">.</w:t>
      </w:r>
    </w:p>
    <w:p>
      <w:r>
        <w:t xml:space="preserve">2.2. Представитель Поставщика Иванов Пётр Сергеевич, СНИЛС 112-233-445 95, паспорт 45 05 123456, выдан ОВД района Арбат г. Москвы 12.03.2005, код подразделения 770-001.</w:t>
      </w:r>
    </w:p>
    <w:p>
      <w:r>
        <w:t xml:space="preserve">Подписант: </w: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1" o:spid="_x0000_s1026" type="#_x0000_t202" style="width:220pt;height:36pt" alt="Подпись Иванова П.С.">
            <v:textbox>
              <w:txbxContent>
                <w:p>
                  <w:r>
                    <w:rPr>
                      <w:b/>
                    </w:rPr>
                    <w:t xml:space="preserve">Подписант: Иванов П.С.</w:t>
                  </w:r>
                </w:p>
              </w:txbxContent>
            </v:textbox>
          </v:shape>
        </w:pict>
      </w:r>
    </w:p>
    <w:p>
      <w:r>
        <w:drawing>
          <wp:inline distT="0" distB="0" distL="0" distR="0">
            <wp:extent cx="190500" cy="190500"/>
            <wp:docPr id="1" name="Рисунок 1" descr="Паспорт Иванова П.С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1.png" descr="Паспорт Иванова П.С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 xml:space="preserve">3. РЕКВИЗИТЫ И ПОДПИСИ СТОРОН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677"/>
        <w:gridCol w:w="4677"/>
      </w:tblGrid>
      <w:tr>
        <w:tc>
          <w:tcPr>
            <w:tcW w:w="4677" w:type="dxa"/>
          </w:tcPr>
          <w:p>
            <w:r>
              <w:rPr>
                <w:b/>
              </w:rPr>
              <w:t xml:space="preserve">Поставщик:</w:t>
            </w:r>
          </w:p>
          <w:p>
            <w:r>
              <w:t xml:space="preserve">ООО «</w:t>
            </w:r>
            <w:r>
              <w:rPr>
                <w:b/>
              </w:rPr>
              <w:t xml:space="preserve">Ромашка</w:t>
            </w:r>
            <w:r>
              <w:t xml:space="preserve">»</w:t>
            </w:r>
          </w:p>
          <w:p>
            <w:r>
              <w:t xml:space="preserve">ИНН/КПП 7736050003/773601001</w:t>
            </w:r>
          </w:p>
          <w:p>
            <w:r>
              <w:t xml:space="preserve">ОГРН 1025004012340</w:t>
            </w:r>
          </w:p>
          <w:p>
            <w:r>
              <w:t xml:space="preserve">Юридический адрес: 123456, г. Москва, ул. Ленина, д. 1, офис 5</w:t>
            </w:r>
          </w:p>
          <w:p>
            <w:r>
              <w:t xml:space="preserve">р/с 40702810700000012345</w:t>
            </w:r>
          </w:p>
          <w:p>
            <w:r>
              <w:t xml:space="preserve">к/с 30101810300000000901</w:t>
            </w:r>
          </w:p>
          <w:p>
            <w:r>
              <w:t xml:space="preserve">БИК 044525901</w:t>
            </w:r>
          </w:p>
          <w:p>
            <w:r>
              <w:t xml:space="preserve">Тел.: +7 (495) 123-45-67</w:t>
            </w:r>
          </w:p>
          <w:p>
            <w:r>
              <w:t xml:space="preserve">E-mail: info@romashka.ru</w:t>
            </w:r>
          </w:p>
        </w:tc>
        <w:tc>
          <w:tcPr>
            <w:tcW w:w="4677" w:type="dxa"/>
          </w:tcPr>
          <w:p>
            <w:r>
              <w:rPr>
                <w:b/>
              </w:rPr>
              <w:t xml:space="preserve">Покупатель:</w:t>
            </w:r>
          </w:p>
          <w:p>
            <w:r>
              <w:t xml:space="preserve">АО «Вектор-М»</w:t>
            </w:r>
          </w:p>
          <w:p>
            <w:r>
              <w:t xml:space="preserve">ИНН/КПП 500400123402/500401001</w:t>
            </w:r>
          </w:p>
          <w:p>
            <w:r>
              <w:t xml:space="preserve">ОГРН 1127746123450</w:t>
            </w:r>
          </w:p>
          <w:p>
            <w:r>
              <w:t xml:space="preserve">Адрес: 141000, Московская обл., г. Мытищи, пр-т Мира, д. 10, корп. 2</w:t>
            </w:r>
          </w:p>
          <w:p>
            <w:r>
              <w:t xml:space="preserve">р/с 40702810300000054321</w:t>
            </w:r>
          </w:p>
          <w:p>
            <w:r>
              <w:t xml:space="preserve">БИК 044525901</w:t>
            </w:r>
          </w:p>
          <w:p>
            <w:r>
              <w:t xml:space="preserve">Тел.: 8-900-123-45-67</w:t>
            </w:r>
          </w:p>
          <w:p>
            <w:r>
              <w:t xml:space="preserve">E-mail: info@vector-m.ru</w:t>
            </w:r>
          </w:p>
        </w:tc>
      </w:tr>
      <w:tr>
        <w:tc>
          <w:tcPr>
            <w:tcW w:w="4677" w:type="dxa"/>
          </w:tcPr>
          <w:p>
            <w:r>
              <w:t xml:space="preserve">Генеральный директор</w:t>
            </w:r>
          </w:p>
          <w:p>
            <w:r>
              <w:t xml:space="preserve">_____________ / Иванов П.С. /</w:t>
            </w:r>
          </w:p>
        </w:tc>
        <w:tc>
          <w:tcPr>
            <w:tcW w:w="4677" w:type="dxa"/>
          </w:tcPr>
          <w:p>
            <w:r>
              <w:t xml:space="preserve">Генеральный директор</w:t>
            </w:r>
          </w:p>
          <w:p>
            <w:r>
              <w:t xml:space="preserve">_____________ / Сидорова А.В. /</w:t>
            </w:r>
          </w:p>
        </w:tc>
      </w:tr>
    </w:tbl>
    <w:p>
      <w:r>
        <w:t xml:space="preserve">_______________ / </w:t>
      </w:r>
      <w:r>
        <w:t xml:space="preserve">Иванов П.С.</w:t>
      </w:r>
      <w:r>
        <w:t xml:space="preserve"> /</w:t>
      </w:r>
      <w:r>
        <w:br/>
      </w:r>
      <w:r>
        <w:t xml:space="preserve">М.П.</w:t>
      </w:r>
    </w:p>
    <w:sectPr>
      <w:headerReference w:type="default" r:id="rId6"/>
      <w:footerReference w:type="default" r:id="rId7"/>
      <w:pgSz w:w="11906" w:h="16838"/>
      <w:pgMar w:top="1134" w:right="850" w:bottom="1134" w:left="1701" w:header="708" w:footer="708" w:gutter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a="http://schemas.openxmlformats.org/drawingml/2006/main" xmlns:pic="http://schemas.openxmlformats.org/drawingml/2006/picture" mc:Ignorable="w14 w15">
  <w:comment w:id="0" w:author="Сидорова Анна" w:date="2026-09-20T10:00:00Z" w:initials="СА">
    <w:p>
      <w:r>
        <w:annotationRef/>
      </w:r>
      <w:r>
        <w:t xml:space="preserve">Проверить ИНН 7736050003 и адрес p.ivanov@romashka.ru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a="http://schemas.openxmlformats.org/drawingml/2006/main" xmlns:pic="http://schemas.openxmlformats.org/drawingml/2006/picture" mc:Ignorable="w14 w15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r>
        <w:rPr>
          <w:vertAlign w:val="superscript"/>
        </w:rPr>
        <w:endnoteRef/>
      </w:r>
      <w:r>
        <w:t xml:space="preserve"> Банк Покупателя: БИК 044525901, р/с 40702810300000054321.</w:t>
      </w:r>
    </w:p>
  </w:endnote>
</w:endnote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a="http://schemas.openxmlformats.org/drawingml/2006/main" xmlns:pic="http://schemas.openxmlformats.org/drawingml/2006/picture" mc:Ignorable="w14 w15">
  <w:p>
    <w:r>
      <w:t xml:space="preserve">Тел.: +7 (495) 123-45-67, e-mail: info@romashka.ru. Стр.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a="http://schemas.openxmlformats.org/drawingml/2006/main" xmlns:pic="http://schemas.openxmlformats.org/drawingml/2006/picture" mc:Ignorable="w14 w15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Контактное лицо: Иванов Пётр Сергеевич, тел. 8-900-123-45-67.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a="http://schemas.openxmlformats.org/drawingml/2006/main" xmlns:pic="http://schemas.openxmlformats.org/drawingml/2006/picture" mc:Ignorable="w14 w15">
  <w:p>
    <w:pPr>
      <w:jc w:val="right"/>
    </w:pPr>
    <w:r>
      <w:rPr>
        <w:i/>
      </w:rPr>
      <w:t xml:space="preserve">ООО «Ромашка» — Договор поставки № 17/ПС-2026</w:t>
    </w:r>
  </w:p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a="http://schemas.openxmlformats.org/drawingml/2006/main" xmlns:pic="http://schemas.openxmlformats.org/drawingml/2006/picture" mc:Ignorable="w14 w15">
  <w15:person w15:author="Петров Олег">
    <w15:presenceInfo w15:providerId="None" w15:userId="Петров Олег"/>
  </w15:person>
  <w15:person w15:author="Сидорова Анна">
    <w15:presenceInfo w15:providerId="None" w15:userId="Сидорова Анна"/>
  </w15:person>
</w15:people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a="http://schemas.openxmlformats.org/drawingml/2006/main" xmlns:pic="http://schemas.openxmlformats.org/drawingml/2006/picture" mc:Ignorable="w14 w15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a="http://schemas.openxmlformats.org/drawingml/2006/main" xmlns:pic="http://schemas.openxmlformats.org/drawingml/2006/picture" mc:Ignorable="w14 w15">
  <w:docDefaults>
    <w:rPrDefault>
      <w:rPr>
        <w:rFonts w:ascii="Times New Roman" w:hAnsi="Times New Roman" w:cs="Times New Roman"/>
        <w:sz w:val="24"/>
        <w:lang w:val="ru-RU"/>
      </w:rPr>
    </w:rPrDefault>
    <w:pPrDefault/>
  </w:docDefaults>
  <w:style w:type="paragraph" w:default="1" w:styleId="a">
    <w:name w:val="Normal"/>
  </w:style>
  <w:style w:type="table" w:default="1" w:styleId="a1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microsoft.com/office/2011/relationships/people" Target="people.xml"/><Relationship Id="rId10" Type="http://schemas.openxmlformats.org/officeDocument/2006/relationships/hyperlink" Target="mailto:info@vector-m.ru" TargetMode="External"/><Relationship Id="rId20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Company>ООО «Ромашка»</Company>
  <Manager>Иванов Пётр Сергеевич</Manager>
  <TitlesOfParts>
    <vt:vector size="1" baseType="lpstr">
      <vt:lpstr>Договор с Вектор-М</vt:lpstr>
    </vt:vector>
  </TitlesOfParts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поставки с ООО «Ромашка»</dc:title>
  <dc:subject>Поставка</dc:subject>
  <dc:creator>Иванов Пётр Сергеевич</dc:creator>
  <cp:keywords>Вектор-М</cp:keywords>
  <dc:description>Контакт: p.ivanov@romashka.ru</dc:description>
  <cp:lastModifiedBy>Сидорова Анна</cp:lastModifiedBy>
  <cp:revision>3</cp:revision>
  <dcterms:created xsi:type="dcterms:W3CDTF">2026-09-15T09:00:00Z</dcterms:created>
  <dcterms:modified xsi:type="dcterms:W3CDTF">2026-09-20T10:00:00Z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Контрагент">
    <vt:lpwstr>Вектор-М, ИНН 500400123402</vt:lpwstr>
  </property>
</Properties>
</file>