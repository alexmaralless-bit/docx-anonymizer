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people.xml" ContentType="application/vnd.ms-word.peop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a="http://schemas.openxmlformats.org/drawingml/2006/main" xmlns:pic="http://schemas.openxmlformats.org/drawingml/2006/picture" xmlns:wps="http://schemas.microsoft.com/office/word/2010/wordprocessingShape" mc:Ignorable="w14 w15">
  <w:body>
    <w:p>
      <w:pPr>
        <w:jc w:val="center"/>
      </w:pPr>
      <w:r>
        <w:rPr>
          <w:b/>
        </w:rPr>
        <w:t xml:space="preserve">ДОГОВОР № 3 (Северный Ветер)</w:t>
      </w:r>
    </w:p>
    <w:p>
      <w:r>
        <w:t xml:space="preserve">Подписант: </w:t>
      </w:r>
      <w:r>
        <w:rPr>
          <w:b/>
        </w:rPr>
        <w:t xml:space="preserve">Т</w:t>
      </w:r>
      <w:r>
        <w:rPr>
          <w:b/>
        </w:rPr>
        <w:t xml:space="preserve">и</w:t>
      </w:r>
      <w:r>
        <w:rPr>
          <w:b/>
        </w:rPr>
        <w:t xml:space="preserve">х</w:t>
      </w:r>
      <w:r>
        <w:rPr>
          <w:b/>
        </w:rPr>
        <w:t xml:space="preserve">о</w:t>
      </w:r>
      <w:r>
        <w:rPr>
          <w:b/>
        </w:rPr>
        <w:t xml:space="preserve">н</w:t>
      </w:r>
      <w:r>
        <w:rPr>
          <w:b/>
        </w:rPr>
        <w:t xml:space="preserve">о</w:t>
      </w:r>
      <w:r>
        <w:rPr>
          <w:b/>
        </w:rPr>
        <w:t xml:space="preserve">в</w:t>
      </w:r>
      <w:r>
        <w:t xml:space="preserve"> </w:t>
      </w:r>
      <w:r>
        <w:rPr>
          <w:b/>
        </w:rPr>
        <w:t xml:space="preserve">Б</w:t>
      </w:r>
      <w:r>
        <w:rPr>
          <w:b/>
        </w:rPr>
        <w:t xml:space="preserve">о</w:t>
      </w:r>
      <w:r>
        <w:rPr>
          <w:b/>
        </w:rPr>
        <w:t xml:space="preserve">р</w:t>
      </w:r>
      <w:r>
        <w:rPr>
          <w:b/>
        </w:rPr>
        <w:t xml:space="preserve">и</w:t>
      </w:r>
      <w:r>
        <w:rPr>
          <w:b/>
        </w:rPr>
        <w:t xml:space="preserve">с</w:t>
      </w:r>
      <w:r>
        <w:t xml:space="preserve"> </w:t>
      </w:r>
      <w:r>
        <w:rPr>
          <w:b/>
        </w:rPr>
        <w:t xml:space="preserve">Л</w:t>
      </w:r>
      <w:r>
        <w:rPr>
          <w:b/>
        </w:rPr>
        <w:t xml:space="preserve">ь</w:t>
      </w:r>
      <w:r>
        <w:rPr>
          <w:b/>
        </w:rPr>
        <w:t xml:space="preserve">в</w:t>
      </w:r>
      <w:r>
        <w:rPr>
          <w:b/>
        </w:rPr>
        <w:t xml:space="preserve">о</w:t>
      </w:r>
      <w:r>
        <w:rPr>
          <w:b/>
        </w:rPr>
        <w:t xml:space="preserve">в</w:t>
      </w:r>
      <w:r>
        <w:rPr>
          <w:b/>
        </w:rPr>
        <w:t xml:space="preserve">и</w:t>
      </w:r>
      <w:r>
        <w:rPr>
          <w:b/>
        </w:rPr>
        <w:t xml:space="preserve">ч</w:t>
      </w:r>
      <w:r>
        <w:t xml:space="preserve"> — директор ООО «Северный Ветер», ИНН </w:t>
      </w:r>
      <w:r>
        <w:t xml:space="preserve">7805</w:t>
      </w:r>
      <w:r>
        <w:softHyphen/>
      </w:r>
      <w:r>
        <w:t xml:space="preserve">003215</w:t>
      </w:r>
      <w:r>
        <w:t xml:space="preserve">.</w:t>
      </w:r>
    </w:p>
    <w:p>
      <w:r>
        <w:t xml:space="preserve">Редакция: </w:t>
      </w:r>
      <w:ins w:id="11" w:author="Крылов Денис" w:date="2026-09-20T10:00:00Z">
        <w:r>
          <w:t xml:space="preserve">контакт v.morozov@severny-veter.example</w:t>
        </w:r>
      </w:ins>
      <w:del w:id="12" w:author="Фомина Алла" w:date="2026-09-20T10:00:00Z">
        <w:r>
          <w:delText xml:space="preserve">контакт +7 (812) 555-77-88</w:delText>
        </w:r>
      </w:del>
      <w:ins w:id="13" w:author="Громов Кирилл" w:date="2026-09-20T10:00:00Z">
        <w:r>
          <w:t xml:space="preserve"> согласовано</w:t>
        </w:r>
      </w:ins>
    </w:p>
    <w:p>
      <w:commentRangeStart w:id="0"/>
      <w:r>
        <w:t xml:space="preserve">Спорное условие.</w:t>
      </w:r>
      <w:commentRangeEnd w:id="0"/>
      <w:r>
        <w:commentReference w:id="1"/>
      </w:r>
    </w:p>
    <w:sdt>
      <w:sdtPr>
        <w:alias w:val="Поле"/>
        <w:tag w:val="f1"/>
      </w:sdtPr>
      <w:sdtContent>
        <w:p>
          <w:r>
            <w:t xml:space="preserve">ИНН подписанта (ИП): 781000012304</w:t>
          </w:r>
        </w:p>
      </w:sdtContent>
    </w:sdt>
    <w:p>
      <w:r>
        <w:t xml:space="preserve">Надпись: </w:t>
      </w:r>
      <w:r>
        <mc:AlternateContent>
          <mc:Choice Requires="wps">
            <w:drawing>
              <wp:inline distT="0" distB="0" distL="0" distR="0">
                <wp:extent cx="2000000" cy="500000"/>
                <wp:docPr id="7" name="Надпись 7"/>
                <a:graphic>
                  <a:graphicData uri="http://schemas.microsoft.com/office/word/2010/wordprocessingShape">
                    <wps:wsp>
                      <wps:cNvSpPr txBox="1"/>
                      <wps:spPr>
                        <a:xfrm>
                          <a:off x="0" y="0"/>
                          <a:ext cx="2000000" cy="500000"/>
                        </a:xfrm>
                        <a:prstGeom prst="rect">
                          <a:avLst/>
                        </a:prstGeom>
                      </wps:spPr>
                      <wps:txbx>
                        <w:txbxContent>
                          <w:p>
                            <w:r>
                              <w:t xml:space="preserve">Согласовано: Зайцева Ольга Петровна</w:t>
                            </w:r>
                          </w:p>
                        </w:txbxContent>
                      </wps:txbx>
                      <wps:bodyPr/>
                    </wps:wsp>
                  </a:graphicData>
                </a:graphic>
              </wp:inline>
            </w:drawing>
          </mc:Choice>
          <mc:Fallback>
            <w:pict>
              <v:shape id="Box7" type="#_x0000_t202" style="width:150pt;height:40pt">
                <v:textbox>
                  <w:txbxContent>
                    <w:p>
                      <w:r>
                        <w:t xml:space="preserve">Согласовано: Зайцева Ольга Петровна</w:t>
                      </w:r>
                    </w:p>
                  </w:txbxContent>
                </v:textbox>
              </v:shape>
            </w:pict>
          </mc:Fallback>
        </mc:AlternateContent>
      </w:r>
    </w:p>
    <w:tbl>
      <w:tblPr>
        <w:tblW w:w="9354" w:type="dxa"/>
        <w:tblBorders>
          <w:top w:val="single" w:sz="4" w:space="0" w:color="auto"/>
          <w:bottom w:val="single" w:sz="4" w:space="0" w:color="auto"/>
        </w:tblBorders>
      </w:tblPr>
      <w:tblGrid>
        <w:gridCol w:w="4677"/>
        <w:gridCol w:w="4677"/>
      </w:tblGrid>
      <w:tr>
        <w:tc>
          <w:tcPr>
            <w:tcW w:w="4677" w:type="dxa"/>
          </w:tcPr>
          <w:p>
            <w:r>
              <w:t xml:space="preserve">Внешняя ячейка 1</w:t>
            </w:r>
          </w:p>
          <w:tbl>
            <w:tblPr>
              <w:tblW w:w="9354" w:type="dxa"/>
              <w:tblBorders>
                <w:top w:val="single" w:sz="4" w:space="0" w:color="auto"/>
                <w:bottom w:val="single" w:sz="4" w:space="0" w:color="auto"/>
              </w:tblBorders>
            </w:tblPr>
            <w:tblGrid>
              <w:gridCol w:w="4677"/>
              <w:gridCol w:w="4677"/>
            </w:tblGrid>
            <w:tr>
              <w:tc>
                <w:tcPr>
                  <w:tcW w:w="4677" w:type="dxa"/>
                </w:tcPr>
                <w:p>
                  <w:r>
                    <w:t xml:space="preserve">ИНН 7805003215</w:t>
                  </w:r>
                </w:p>
              </w:tc>
              <w:tc>
                <w:tcPr>
                  <w:tcW w:w="4677" w:type="dxa"/>
                </w:tcPr>
                <w:p>
                  <w:r>
                    <w:t xml:space="preserve">Тел.: +7 (812) 555-77-88</w:t>
                  </w:r>
                </w:p>
              </w:tc>
            </w:tr>
            <w:tr>
              <w:tc>
                <w:tcPr>
                  <w:tcW w:w="4677" w:type="dxa"/>
                </w:tcPr>
                <w:p>
                  <w:r>
                    <w:t xml:space="preserve">ООО «Северный Ветер»</w:t>
                  </w:r>
                </w:p>
              </w:tc>
              <w:tc>
                <w:tcPr>
                  <w:tcW w:w="4677" w:type="dxa"/>
                </w:tcPr>
                <w:p>
                  <w:r>
                    <w:t xml:space="preserve">v.morozov@severny-veter.example</w:t>
                  </w:r>
                </w:p>
              </w:tc>
            </w:tr>
          </w:tbl>
        </w:tc>
        <w:tc>
          <w:tcPr>
            <w:tcW w:w="4677" w:type="dxa"/>
          </w:tcPr>
          <w:p>
            <w:r>
              <w:t xml:space="preserve">Пусто</w:t>
            </w:r>
          </w:p>
        </w:tc>
      </w:tr>
    </w:tbl>
    <w:p>
      <w:r>
        <w:t xml:space="preserve">Исполнитель: Морозов Виктор Андреевич.</w:t>
      </w:r>
    </w:p>
    <w:p>
      <w:r>
        <w:t xml:space="preserve">1. Пункт-заполнитель номер 1: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 Пункт-заполнитель номер 2: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 Пункт-заполнитель номер 3: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4. Пункт-заполнитель номер 4: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5. Пункт-заполнитель номер 5: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6. Пункт-заполнитель номер 6: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7. Пункт-заполнитель номер 7: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8. Пункт-заполнитель номер 8: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9. Пункт-заполнитель номер 9: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10. Пункт-заполнитель номер 10: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11. Пункт-заполнитель номер 11: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12. Пункт-заполнитель номер 12: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13. Пункт-заполнитель номер 13: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14. Пункт-заполнитель номер 14: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15. Пункт-заполнитель номер 15: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16. Пункт-заполнитель номер 16: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17. Пункт-заполнитель номер 17: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18. Пункт-заполнитель номер 18: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19. Пункт-заполнитель номер 19: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20. Пункт-заполнитель номер 20: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21. Пункт-заполнитель номер 21: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22. Пункт-заполнитель номер 22: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23. Пункт-заполнитель номер 23: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24. Пункт-заполнитель номер 24: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25. Пункт-заполнитель номер 25: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26. Пункт-заполнитель номер 26: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27. Пункт-заполнитель номер 27: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28. Пункт-заполнитель номер 28: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29. Пункт-заполнитель номер 29: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30. Пункт-заполнитель номер 30: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31. Пункт-заполнитель номер 31: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32. Пункт-заполнитель номер 32: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33. Пункт-заполнитель номер 33: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34. Пункт-заполнитель номер 34: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35. Пункт-заполнитель номер 35: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36. Пункт-заполнитель номер 36: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37. Пункт-заполнитель номер 37: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38. Пункт-заполнитель номер 38: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39. Пункт-заполнитель номер 39: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r>
        <w:t xml:space="preserve">40. Пункт-заполнитель номер 40: стороны руководствуются условиями приложений.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Текст пункта. </w:t>
      </w:r>
    </w:p>
    <w:p>
      <w:r>
        <w:br w:type="page"/>
      </w:r>
    </w:p>
    <w:p/>
    <w:sectPr>
      <w:pgSz w:w="11906" w:h="16838"/>
      <w:pgMar w:top="1134" w:right="850" w:bottom="1134" w:left="1701" w:header="708" w:footer="708"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a="http://schemas.openxmlformats.org/drawingml/2006/main" xmlns:pic="http://schemas.openxmlformats.org/drawingml/2006/picture" mc:Ignorable="w14 w15">
  <w:comment w:id="0" w:author="Крылов Денис" w:date="2026-09-20T10:00:00Z" w:initials="КД">
    <w:p>
      <w:r>
        <w:t xml:space="preserve">Ок</w:t>
      </w:r>
    </w:p>
  </w:comment>
  <w:comment w:id="1" w:author="Громов Кирилл" w:date="2026-09-20T10:00:00Z" w:initials="ГК">
    <w:p>
      <w:r>
        <w:t xml:space="preserve">Позвоните +7 (812) 555-77-88</w:t>
      </w:r>
    </w:p>
  </w:comment>
</w:comme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a="http://schemas.openxmlformats.org/drawingml/2006/main" xmlns:pic="http://schemas.openxmlformats.org/drawingml/2006/picture" mc:Ignorable="w14 w15">
  <w15:person w15:author="Крылов Денис">
    <w15:presenceInfo w15:providerId="None" w15:userId="Крылов Денис"/>
  </w15:person>
  <w15:person w15:author="Фомина Алла">
    <w15:presenceInfo w15:providerId="None" w15:userId="Фомина Алла"/>
  </w15:person>
  <w15:person w15:author="Громов Кирилл">
    <w15:presenceInfo w15:providerId="None" w15:userId="Громов Кирилл"/>
  </w15:person>
</w15:people>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a="http://schemas.openxmlformats.org/drawingml/2006/main" xmlns:pic="http://schemas.openxmlformats.org/drawingml/2006/picture" mc:Ignorable="w14 w15">
  <w:docDefaults>
    <w:rPrDefault>
      <w:rPr>
        <w:rFonts w:ascii="Times New Roman" w:hAnsi="Times New Roman"/>
        <w:sz w:val="24"/>
      </w:rPr>
    </w:rPrDefault>
    <w:pPrDefault/>
  </w:docDefaults>
  <w:style w:type="paragraph" w:default="1" w:styleId="a">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5" Type="http://schemas.openxmlformats.org/officeDocument/2006/relationships/comments" Target="comments.xml"/><Relationship Id="rId8" Type="http://schemas.microsoft.com/office/2011/relationships/people" Target="people.xml"/></Relationships>
</file>

<file path=docProps/app.xml><?xml version="1.0" encoding="utf-8"?>
<Properties xmlns="http://schemas.openxmlformats.org/officeDocument/2006/extended-properties">
  <Company>ООО «Северный Ветер»</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Договор Северный Ветер</dc:title>
  <dc:creator>Морозов Виктор Андреевич</dc:creator>
  <cp:lastModifiedBy>Громов Кирилл</cp:lastModifiedBy>
  <dcterms:created xsi:type="dcterms:W3CDTF">2026-09-15T09:00:00Z</dcterms:created>
  <dcterms:modified xsi:type="dcterms:W3CDTF">2026-09-20T10:00:00Z</dcterms:modified>
</cp:coreProperties>
</file>